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0F5A" w:rsidP="00F30F5A" w:rsidRDefault="00F30F5A" w14:paraId="5382C81B" w14:textId="5C8A512B">
      <w:pPr>
        <w:jc w:val="center"/>
        <w:rPr>
          <w:del w:author="Guest User" w:date="2026-09-18T09:55:03.787Z" w16du:dateUtc="2026-09-18T09:55:03.787Z" w:id="646811383"/>
          <w:rFonts w:ascii="Verdana" w:hAnsi="Verdana"/>
          <w:b w:val="1"/>
          <w:bCs w:val="1"/>
          <w:sz w:val="28"/>
          <w:szCs w:val="28"/>
        </w:rPr>
      </w:pPr>
      <w:r w:rsidRPr="4921FC14" w:rsidR="4921FC14">
        <w:rPr>
          <w:rFonts w:ascii="Verdana" w:hAnsi="Verdana"/>
          <w:b w:val="1"/>
          <w:bCs w:val="1"/>
          <w:sz w:val="28"/>
          <w:szCs w:val="28"/>
        </w:rPr>
        <w:t>Decision</w:t>
      </w:r>
      <w:r w:rsidRPr="4921FC14" w:rsidR="4921FC14">
        <w:rPr>
          <w:rFonts w:ascii="Verdana" w:hAnsi="Verdana"/>
          <w:b w:val="1"/>
          <w:bCs w:val="1"/>
          <w:sz w:val="28"/>
          <w:szCs w:val="28"/>
        </w:rPr>
        <w:t xml:space="preserve"> Making Constructs</w:t>
      </w:r>
    </w:p>
    <w:p w:rsidR="00F30F5A" w:rsidP="00F30F5A" w:rsidRDefault="00F30F5A" w14:paraId="4B4FF773" w14:textId="492504B7">
      <w:pPr>
        <w:rPr>
          <w:rFonts w:ascii="Verdana" w:hAnsi="Verdana"/>
          <w:b w:val="1"/>
          <w:bCs w:val="1"/>
          <w:sz w:val="28"/>
          <w:szCs w:val="28"/>
        </w:rPr>
      </w:pPr>
    </w:p>
    <w:p w:rsidRPr="007E1065" w:rsidR="007E1065" w:rsidP="007E1065" w:rsidRDefault="007E1065" w14:paraId="0434137B" w14:textId="77777777">
      <w:pPr>
        <w:rPr>
          <w:rFonts w:ascii="Verdana" w:hAnsi="Verdana"/>
          <w:b/>
          <w:bCs/>
          <w:sz w:val="28"/>
          <w:szCs w:val="28"/>
        </w:rPr>
      </w:pPr>
      <w:r w:rsidRPr="007E1065">
        <w:rPr>
          <w:rFonts w:ascii="Verdana" w:hAnsi="Verdana"/>
          <w:b/>
          <w:bCs/>
          <w:sz w:val="28"/>
          <w:szCs w:val="28"/>
        </w:rPr>
        <w:t>1. if Statement – Loan Eligibility Checker</w:t>
      </w:r>
    </w:p>
    <w:p w:rsidRPr="00F3770D" w:rsidR="007E1065" w:rsidP="00F3770D" w:rsidRDefault="007E1065" w14:paraId="5CDBF5D4" w14:textId="77777777">
      <w:pPr>
        <w:pStyle w:val="ListParagraph"/>
        <w:numPr>
          <w:ilvl w:val="0"/>
          <w:numId w:val="2"/>
        </w:numPr>
        <w:rPr>
          <w:rFonts w:ascii="Verdana" w:hAnsi="Verdana"/>
          <w:sz w:val="28"/>
          <w:szCs w:val="28"/>
        </w:rPr>
      </w:pPr>
      <w:r w:rsidRPr="00F3770D">
        <w:rPr>
          <w:rFonts w:ascii="Verdana" w:hAnsi="Verdana"/>
          <w:b/>
          <w:bCs/>
          <w:sz w:val="28"/>
          <w:szCs w:val="28"/>
        </w:rPr>
        <w:t>Scenario:</w:t>
      </w:r>
      <w:r w:rsidRPr="00F3770D">
        <w:rPr>
          <w:rFonts w:ascii="Verdana" w:hAnsi="Verdana"/>
          <w:sz w:val="28"/>
          <w:szCs w:val="28"/>
        </w:rPr>
        <w:t xml:space="preserve"> A bank provides loans only if a person has a credit score of 700+ and an income of at least 30,000.</w:t>
      </w:r>
    </w:p>
    <w:p w:rsidRPr="007E1065" w:rsidR="007E1065" w:rsidP="007E1065" w:rsidRDefault="007E1065" w14:paraId="7D729CEE" w14:textId="77777777">
      <w:pPr>
        <w:rPr>
          <w:rFonts w:ascii="Verdana" w:hAnsi="Verdana"/>
          <w:b/>
          <w:bCs/>
          <w:sz w:val="28"/>
          <w:szCs w:val="28"/>
        </w:rPr>
      </w:pPr>
    </w:p>
    <w:p w:rsidRPr="00F3770D" w:rsidR="007E1065" w:rsidP="00F3770D" w:rsidRDefault="007E1065" w14:paraId="30FB4B47" w14:textId="77777777">
      <w:pPr>
        <w:pStyle w:val="ListParagraph"/>
        <w:numPr>
          <w:ilvl w:val="0"/>
          <w:numId w:val="2"/>
        </w:numPr>
        <w:rPr>
          <w:rFonts w:ascii="Verdana" w:hAnsi="Verdana"/>
          <w:b/>
          <w:bCs/>
          <w:sz w:val="28"/>
          <w:szCs w:val="28"/>
        </w:rPr>
      </w:pPr>
      <w:r w:rsidRPr="00F3770D">
        <w:rPr>
          <w:rFonts w:ascii="Verdana" w:hAnsi="Verdana"/>
          <w:b/>
          <w:bCs/>
          <w:sz w:val="28"/>
          <w:szCs w:val="28"/>
        </w:rPr>
        <w:t>Task:</w:t>
      </w:r>
    </w:p>
    <w:p w:rsidR="00F30F5A" w:rsidP="00F3770D" w:rsidRDefault="007E1065" w14:paraId="1C4019C8" w14:textId="33839D2A">
      <w:pPr>
        <w:ind w:left="360"/>
        <w:rPr>
          <w:rFonts w:ascii="Verdana" w:hAnsi="Verdana"/>
          <w:sz w:val="28"/>
          <w:szCs w:val="28"/>
        </w:rPr>
      </w:pPr>
      <w:r w:rsidRPr="00245D2E">
        <w:rPr>
          <w:rFonts w:ascii="Verdana" w:hAnsi="Verdana"/>
          <w:sz w:val="28"/>
          <w:szCs w:val="28"/>
        </w:rPr>
        <w:t>Write a program that takes creditScore and income as input and checks if the loan is Approved or Rejected.</w:t>
      </w:r>
    </w:p>
    <w:p w:rsidR="00F3770D" w:rsidP="007E1065" w:rsidRDefault="00F3770D" w14:paraId="4BE42125" w14:textId="77777777">
      <w:pPr>
        <w:rPr>
          <w:rFonts w:ascii="Verdana" w:hAnsi="Verdana"/>
          <w:sz w:val="28"/>
          <w:szCs w:val="28"/>
        </w:rPr>
      </w:pPr>
    </w:p>
    <w:p w:rsidRPr="00F3770D" w:rsidR="00F3770D" w:rsidP="00F3770D" w:rsidRDefault="00F3770D" w14:paraId="32627177" w14:textId="77777777">
      <w:pPr>
        <w:pStyle w:val="ListParagraph"/>
        <w:numPr>
          <w:ilvl w:val="0"/>
          <w:numId w:val="3"/>
        </w:numPr>
        <w:rPr>
          <w:rFonts w:ascii="Verdana" w:hAnsi="Verdana"/>
          <w:sz w:val="28"/>
          <w:szCs w:val="28"/>
        </w:rPr>
      </w:pPr>
      <w:r w:rsidRPr="00F3770D">
        <w:rPr>
          <w:rFonts w:ascii="Verdana" w:hAnsi="Verdana"/>
          <w:b/>
          <w:bCs/>
          <w:sz w:val="28"/>
          <w:szCs w:val="28"/>
        </w:rPr>
        <w:t>Sample Input:</w:t>
      </w:r>
    </w:p>
    <w:p w:rsidRPr="00F3770D" w:rsidR="00F3770D" w:rsidP="00F3770D" w:rsidRDefault="00F3770D" w14:paraId="05A7A91E" w14:textId="77777777">
      <w:pPr>
        <w:ind w:left="720"/>
        <w:rPr>
          <w:rFonts w:ascii="Verdana" w:hAnsi="Verdana"/>
          <w:sz w:val="28"/>
          <w:szCs w:val="28"/>
        </w:rPr>
      </w:pPr>
      <w:r w:rsidRPr="00F3770D">
        <w:rPr>
          <w:rFonts w:ascii="Verdana" w:hAnsi="Verdana"/>
          <w:sz w:val="28"/>
          <w:szCs w:val="28"/>
        </w:rPr>
        <w:t>creditScore = 750</w:t>
      </w:r>
    </w:p>
    <w:p w:rsidR="00F3770D" w:rsidP="00F3770D" w:rsidRDefault="00F3770D" w14:paraId="0C0F90EF" w14:textId="77777777">
      <w:pPr>
        <w:ind w:left="720"/>
        <w:rPr>
          <w:rFonts w:ascii="Verdana" w:hAnsi="Verdana"/>
          <w:sz w:val="28"/>
          <w:szCs w:val="28"/>
        </w:rPr>
      </w:pPr>
      <w:r w:rsidRPr="00F3770D">
        <w:rPr>
          <w:rFonts w:ascii="Verdana" w:hAnsi="Verdana"/>
          <w:sz w:val="28"/>
          <w:szCs w:val="28"/>
        </w:rPr>
        <w:t>income = 32000</w:t>
      </w:r>
    </w:p>
    <w:p w:rsidRPr="00F3770D" w:rsidR="00F3770D" w:rsidP="00F3770D" w:rsidRDefault="00F3770D" w14:paraId="27A48760" w14:textId="77777777">
      <w:pPr>
        <w:ind w:left="720"/>
        <w:rPr>
          <w:rFonts w:ascii="Verdana" w:hAnsi="Verdana"/>
          <w:sz w:val="28"/>
          <w:szCs w:val="28"/>
        </w:rPr>
      </w:pPr>
    </w:p>
    <w:p w:rsidRPr="00F3770D" w:rsidR="00F3770D" w:rsidP="00F3770D" w:rsidRDefault="00F3770D" w14:paraId="28EC7202" w14:textId="0DBB88B8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8"/>
          <w:szCs w:val="28"/>
        </w:rPr>
      </w:pPr>
      <w:r w:rsidRPr="00F3770D">
        <w:rPr>
          <w:rFonts w:ascii="Verdana" w:hAnsi="Verdana"/>
          <w:b/>
          <w:bCs/>
          <w:sz w:val="28"/>
          <w:szCs w:val="28"/>
        </w:rPr>
        <w:t>Sample Output:</w:t>
      </w:r>
    </w:p>
    <w:p w:rsidR="00F3770D" w:rsidP="00F3770D" w:rsidRDefault="00F3770D" w14:paraId="48F805F8" w14:textId="6DEA38BA">
      <w:pPr>
        <w:ind w:firstLine="720"/>
        <w:rPr>
          <w:rFonts w:ascii="Verdana" w:hAnsi="Verdana"/>
          <w:sz w:val="28"/>
          <w:szCs w:val="28"/>
        </w:rPr>
      </w:pPr>
      <w:r w:rsidRPr="00F3770D">
        <w:rPr>
          <w:rFonts w:ascii="Verdana" w:hAnsi="Verdana"/>
          <w:sz w:val="28"/>
          <w:szCs w:val="28"/>
        </w:rPr>
        <w:t xml:space="preserve">Loan Approved </w:t>
      </w:r>
    </w:p>
    <w:p w:rsidRPr="00245D2E" w:rsidR="00245D2E" w:rsidP="007E1065" w:rsidRDefault="00245D2E" w14:paraId="46835AE2" w14:textId="77777777">
      <w:pPr>
        <w:rPr>
          <w:rFonts w:ascii="Verdana" w:hAnsi="Verdana"/>
          <w:sz w:val="28"/>
          <w:szCs w:val="28"/>
        </w:rPr>
      </w:pPr>
    </w:p>
    <w:p w:rsidRPr="00245D2E" w:rsidR="00245D2E" w:rsidP="00245D2E" w:rsidRDefault="00245D2E" w14:paraId="10DBA9FE" w14:textId="77777777">
      <w:pPr>
        <w:rPr>
          <w:rFonts w:ascii="Verdana" w:hAnsi="Verdana"/>
          <w:b/>
          <w:bCs/>
          <w:sz w:val="28"/>
          <w:szCs w:val="28"/>
        </w:rPr>
      </w:pPr>
      <w:r w:rsidRPr="00245D2E">
        <w:rPr>
          <w:rFonts w:ascii="Verdana" w:hAnsi="Verdana"/>
          <w:b/>
          <w:bCs/>
          <w:sz w:val="28"/>
          <w:szCs w:val="28"/>
        </w:rPr>
        <w:t>2. switch-case – Customer Support System</w:t>
      </w:r>
    </w:p>
    <w:p w:rsidR="00F30F5A" w:rsidP="006A5231" w:rsidRDefault="00245D2E" w14:paraId="78B4B212" w14:textId="56154226">
      <w:pPr>
        <w:pStyle w:val="ListParagraph"/>
        <w:numPr>
          <w:ilvl w:val="0"/>
          <w:numId w:val="1"/>
        </w:numPr>
        <w:rPr>
          <w:rFonts w:ascii="Verdana" w:hAnsi="Verdana"/>
          <w:sz w:val="28"/>
          <w:szCs w:val="28"/>
        </w:rPr>
      </w:pPr>
      <w:r w:rsidRPr="006A5231">
        <w:rPr>
          <w:rFonts w:ascii="Verdana" w:hAnsi="Verdana"/>
          <w:b/>
          <w:bCs/>
          <w:sz w:val="28"/>
          <w:szCs w:val="28"/>
        </w:rPr>
        <w:t xml:space="preserve">Scenario: </w:t>
      </w:r>
      <w:r w:rsidRPr="006A5231">
        <w:rPr>
          <w:rFonts w:ascii="Verdana" w:hAnsi="Verdana"/>
          <w:sz w:val="28"/>
          <w:szCs w:val="28"/>
        </w:rPr>
        <w:t>A company provides customer support for different departments. The user selects a department number, and the system redirects them accordingly.</w:t>
      </w:r>
    </w:p>
    <w:p w:rsidRPr="006A5231" w:rsidR="006A5231" w:rsidP="006A5231" w:rsidRDefault="006A5231" w14:paraId="3470C491" w14:textId="77777777">
      <w:pPr>
        <w:pStyle w:val="ListParagraph"/>
        <w:rPr>
          <w:rFonts w:ascii="Verdana" w:hAnsi="Verdana"/>
          <w:sz w:val="28"/>
          <w:szCs w:val="28"/>
        </w:rPr>
      </w:pPr>
    </w:p>
    <w:p w:rsidRPr="006A5231" w:rsidR="00245D2E" w:rsidP="006A5231" w:rsidRDefault="00245D2E" w14:paraId="7A6B53FB" w14:textId="77777777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8"/>
          <w:szCs w:val="28"/>
        </w:rPr>
      </w:pPr>
      <w:r w:rsidRPr="006A5231">
        <w:rPr>
          <w:rFonts w:ascii="Verdana" w:hAnsi="Verdana"/>
          <w:b/>
          <w:bCs/>
          <w:sz w:val="28"/>
          <w:szCs w:val="28"/>
        </w:rPr>
        <w:t>Task:</w:t>
      </w:r>
    </w:p>
    <w:p w:rsidRPr="00245D2E" w:rsidR="00245D2E" w:rsidP="006A5231" w:rsidRDefault="00245D2E" w14:paraId="0281C7E9" w14:textId="77777777">
      <w:pPr>
        <w:ind w:firstLine="720"/>
        <w:rPr>
          <w:rFonts w:ascii="Verdana" w:hAnsi="Verdana"/>
          <w:sz w:val="28"/>
          <w:szCs w:val="28"/>
        </w:rPr>
      </w:pPr>
      <w:r w:rsidRPr="00245D2E">
        <w:rPr>
          <w:rFonts w:ascii="Verdana" w:hAnsi="Verdana"/>
          <w:sz w:val="28"/>
          <w:szCs w:val="28"/>
        </w:rPr>
        <w:t>Use switch-case to handle the department selection:</w:t>
      </w:r>
    </w:p>
    <w:p w:rsidRPr="00245D2E" w:rsidR="00245D2E" w:rsidP="00245D2E" w:rsidRDefault="00245D2E" w14:paraId="47DEF5B5" w14:textId="77777777">
      <w:pPr>
        <w:rPr>
          <w:rFonts w:ascii="Verdana" w:hAnsi="Verdana"/>
          <w:sz w:val="28"/>
          <w:szCs w:val="28"/>
        </w:rPr>
      </w:pPr>
    </w:p>
    <w:p w:rsidRPr="00245D2E" w:rsidR="00245D2E" w:rsidP="006A5231" w:rsidRDefault="00245D2E" w14:paraId="4F850635" w14:textId="6570A3F2">
      <w:pPr>
        <w:ind w:left="720"/>
        <w:rPr>
          <w:rFonts w:ascii="Verdana" w:hAnsi="Verdana"/>
          <w:sz w:val="28"/>
          <w:szCs w:val="28"/>
        </w:rPr>
      </w:pPr>
      <w:r w:rsidRPr="4921FC14" w:rsidR="4921FC14">
        <w:rPr>
          <w:rFonts w:ascii="Verdana" w:hAnsi="Verdana"/>
          <w:sz w:val="28"/>
          <w:szCs w:val="28"/>
        </w:rPr>
        <w:t xml:space="preserve">1 </w:t>
      </w:r>
      <w:r w:rsidRPr="4921FC14" w:rsidR="4921FC14">
        <w:rPr>
          <w:rFonts w:ascii="Arial" w:hAnsi="Arial" w:cs="Arial"/>
          <w:sz w:val="28"/>
          <w:szCs w:val="28"/>
        </w:rPr>
        <w:t>→</w:t>
      </w:r>
      <w:r w:rsidRPr="4921FC14" w:rsidR="4921FC14">
        <w:rPr>
          <w:rFonts w:ascii="Verdana" w:hAnsi="Verdana"/>
          <w:sz w:val="28"/>
          <w:szCs w:val="28"/>
        </w:rPr>
        <w:t xml:space="preserve"> "Billing Department" </w:t>
      </w:r>
    </w:p>
    <w:p w:rsidRPr="00245D2E" w:rsidR="00245D2E" w:rsidP="006A5231" w:rsidRDefault="00245D2E" w14:paraId="3D4C0DD9" w14:textId="77777777">
      <w:pPr>
        <w:ind w:left="720"/>
        <w:rPr>
          <w:rFonts w:ascii="Verdana" w:hAnsi="Verdana"/>
          <w:sz w:val="28"/>
          <w:szCs w:val="28"/>
        </w:rPr>
      </w:pPr>
      <w:r w:rsidRPr="00245D2E">
        <w:rPr>
          <w:rFonts w:ascii="Verdana" w:hAnsi="Verdana"/>
          <w:sz w:val="28"/>
          <w:szCs w:val="28"/>
        </w:rPr>
        <w:t xml:space="preserve">2 </w:t>
      </w:r>
      <w:r w:rsidRPr="00245D2E">
        <w:rPr>
          <w:rFonts w:ascii="Arial" w:hAnsi="Arial" w:cs="Arial"/>
          <w:sz w:val="28"/>
          <w:szCs w:val="28"/>
        </w:rPr>
        <w:t>→</w:t>
      </w:r>
      <w:r w:rsidRPr="00245D2E">
        <w:rPr>
          <w:rFonts w:ascii="Verdana" w:hAnsi="Verdana"/>
          <w:sz w:val="28"/>
          <w:szCs w:val="28"/>
        </w:rPr>
        <w:t xml:space="preserve"> "Technical Support"</w:t>
      </w:r>
    </w:p>
    <w:p w:rsidRPr="00245D2E" w:rsidR="00245D2E" w:rsidP="006A5231" w:rsidRDefault="00245D2E" w14:paraId="29BC1B92" w14:textId="20FF9BD2">
      <w:pPr>
        <w:ind w:left="720"/>
        <w:rPr>
          <w:rFonts w:ascii="Verdana" w:hAnsi="Verdana"/>
          <w:sz w:val="28"/>
          <w:szCs w:val="28"/>
        </w:rPr>
      </w:pPr>
      <w:r w:rsidRPr="4921FC14" w:rsidR="4921FC14">
        <w:rPr>
          <w:rFonts w:ascii="Verdana" w:hAnsi="Verdana"/>
          <w:sz w:val="28"/>
          <w:szCs w:val="28"/>
        </w:rPr>
        <w:t xml:space="preserve">3 </w:t>
      </w:r>
      <w:r w:rsidRPr="4921FC14" w:rsidR="4921FC14">
        <w:rPr>
          <w:rFonts w:ascii="Arial" w:hAnsi="Arial" w:cs="Arial"/>
          <w:sz w:val="28"/>
          <w:szCs w:val="28"/>
        </w:rPr>
        <w:t>→</w:t>
      </w:r>
      <w:r w:rsidRPr="4921FC14" w:rsidR="4921FC14">
        <w:rPr>
          <w:rFonts w:ascii="Verdana" w:hAnsi="Verdana"/>
          <w:sz w:val="28"/>
          <w:szCs w:val="28"/>
        </w:rPr>
        <w:t xml:space="preserve"> "</w:t>
      </w:r>
      <w:r>
        <w:tab/>
      </w:r>
      <w:r w:rsidRPr="4921FC14" w:rsidR="4921FC14">
        <w:rPr>
          <w:rFonts w:ascii="Verdana" w:hAnsi="Verdana"/>
          <w:sz w:val="28"/>
          <w:szCs w:val="28"/>
        </w:rPr>
        <w:t>"</w:t>
      </w:r>
    </w:p>
    <w:p w:rsidR="00245D2E" w:rsidP="006A5231" w:rsidRDefault="00245D2E" w14:paraId="3A05848F" w14:textId="307A6C6F">
      <w:pPr>
        <w:ind w:left="720"/>
        <w:rPr>
          <w:rFonts w:ascii="Verdana" w:hAnsi="Verdana"/>
          <w:sz w:val="28"/>
          <w:szCs w:val="28"/>
        </w:rPr>
      </w:pPr>
      <w:r w:rsidRPr="00245D2E">
        <w:rPr>
          <w:rFonts w:ascii="Verdana" w:hAnsi="Verdana"/>
          <w:sz w:val="28"/>
          <w:szCs w:val="28"/>
        </w:rPr>
        <w:t xml:space="preserve">Default </w:t>
      </w:r>
      <w:r w:rsidRPr="00245D2E">
        <w:rPr>
          <w:rFonts w:ascii="Arial" w:hAnsi="Arial" w:cs="Arial"/>
          <w:sz w:val="28"/>
          <w:szCs w:val="28"/>
        </w:rPr>
        <w:t>→</w:t>
      </w:r>
      <w:r w:rsidRPr="00245D2E">
        <w:rPr>
          <w:rFonts w:ascii="Verdana" w:hAnsi="Verdana"/>
          <w:sz w:val="28"/>
          <w:szCs w:val="28"/>
        </w:rPr>
        <w:t xml:space="preserve"> "Invalid Choice"</w:t>
      </w:r>
    </w:p>
    <w:p w:rsidR="006A5231" w:rsidP="00245D2E" w:rsidRDefault="006A5231" w14:paraId="51893C3D" w14:textId="77777777">
      <w:pPr>
        <w:rPr>
          <w:rFonts w:ascii="Verdana" w:hAnsi="Verdana"/>
          <w:sz w:val="28"/>
          <w:szCs w:val="28"/>
        </w:rPr>
      </w:pPr>
    </w:p>
    <w:p w:rsidR="006A5231" w:rsidP="00245D2E" w:rsidRDefault="006A5231" w14:paraId="413409A5" w14:textId="77777777">
      <w:pPr>
        <w:rPr>
          <w:rFonts w:ascii="Verdana" w:hAnsi="Verdana"/>
          <w:sz w:val="28"/>
          <w:szCs w:val="28"/>
        </w:rPr>
      </w:pPr>
    </w:p>
    <w:p w:rsidRPr="009B73E7" w:rsidR="006A5231" w:rsidP="009B73E7" w:rsidRDefault="006A5231" w14:paraId="1AA54158" w14:textId="77777777">
      <w:pPr>
        <w:pStyle w:val="ListParagraph"/>
        <w:numPr>
          <w:ilvl w:val="0"/>
          <w:numId w:val="5"/>
        </w:numPr>
        <w:rPr>
          <w:rFonts w:ascii="Verdana" w:hAnsi="Verdana"/>
          <w:sz w:val="28"/>
          <w:szCs w:val="28"/>
        </w:rPr>
      </w:pPr>
      <w:r w:rsidRPr="009B73E7">
        <w:rPr>
          <w:rFonts w:ascii="Verdana" w:hAnsi="Verdana"/>
          <w:b/>
          <w:bCs/>
          <w:sz w:val="28"/>
          <w:szCs w:val="28"/>
        </w:rPr>
        <w:lastRenderedPageBreak/>
        <w:t>Sample Input 1:</w:t>
      </w:r>
    </w:p>
    <w:p w:rsidRPr="006A5231" w:rsidR="006A5231" w:rsidP="006A5231" w:rsidRDefault="006A5231" w14:paraId="50C89A25" w14:textId="77777777">
      <w:pPr>
        <w:ind w:left="720"/>
        <w:rPr>
          <w:rFonts w:ascii="Verdana" w:hAnsi="Verdana"/>
          <w:sz w:val="28"/>
          <w:szCs w:val="28"/>
        </w:rPr>
      </w:pPr>
      <w:r w:rsidRPr="006A5231">
        <w:rPr>
          <w:rFonts w:ascii="Verdana" w:hAnsi="Verdana"/>
          <w:sz w:val="28"/>
          <w:szCs w:val="28"/>
        </w:rPr>
        <w:t>choice = 1</w:t>
      </w:r>
    </w:p>
    <w:p w:rsidR="00245D2E" w:rsidP="00245D2E" w:rsidRDefault="00245D2E" w14:paraId="579C5C81" w14:textId="77777777">
      <w:pPr>
        <w:rPr>
          <w:rFonts w:ascii="Verdana" w:hAnsi="Verdana"/>
          <w:sz w:val="28"/>
          <w:szCs w:val="28"/>
        </w:rPr>
      </w:pPr>
    </w:p>
    <w:p w:rsidRPr="006A5231" w:rsidR="006A5231" w:rsidP="006A5231" w:rsidRDefault="006A5231" w14:paraId="5F0EB500" w14:textId="73E2BDCA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8"/>
          <w:szCs w:val="28"/>
        </w:rPr>
      </w:pPr>
      <w:r w:rsidRPr="006A5231">
        <w:rPr>
          <w:rFonts w:ascii="Verdana" w:hAnsi="Verdana"/>
          <w:b/>
          <w:bCs/>
          <w:sz w:val="28"/>
          <w:szCs w:val="28"/>
        </w:rPr>
        <w:t>Sample Output:</w:t>
      </w:r>
    </w:p>
    <w:p w:rsidR="006A5231" w:rsidP="006A5231" w:rsidRDefault="006A5231" w14:paraId="0EE9DEDC" w14:textId="16D94F0F">
      <w:pPr>
        <w:ind w:firstLine="720"/>
        <w:rPr>
          <w:rFonts w:ascii="Verdana" w:hAnsi="Verdana"/>
          <w:sz w:val="28"/>
          <w:szCs w:val="28"/>
        </w:rPr>
      </w:pPr>
      <w:r w:rsidRPr="006A5231">
        <w:rPr>
          <w:rFonts w:ascii="Verdana" w:hAnsi="Verdana"/>
          <w:sz w:val="28"/>
          <w:szCs w:val="28"/>
        </w:rPr>
        <w:t>Redirecting to Billing Department...</w:t>
      </w:r>
    </w:p>
    <w:p w:rsidRPr="00F30F5A" w:rsidR="006A5231" w:rsidP="00245D2E" w:rsidRDefault="006A5231" w14:paraId="43DC793E" w14:textId="77777777">
      <w:pPr>
        <w:rPr>
          <w:rFonts w:ascii="Verdana" w:hAnsi="Verdana"/>
          <w:sz w:val="28"/>
          <w:szCs w:val="28"/>
        </w:rPr>
      </w:pPr>
    </w:p>
    <w:p w:rsidRPr="00245D2E" w:rsidR="00245D2E" w:rsidP="00245D2E" w:rsidRDefault="00245D2E" w14:paraId="43378568" w14:textId="77777777">
      <w:pPr>
        <w:rPr>
          <w:rFonts w:ascii="Verdana" w:hAnsi="Verdana"/>
          <w:b/>
          <w:bCs/>
          <w:sz w:val="28"/>
          <w:szCs w:val="28"/>
        </w:rPr>
      </w:pPr>
      <w:r w:rsidRPr="00245D2E">
        <w:rPr>
          <w:rFonts w:ascii="Verdana" w:hAnsi="Verdana"/>
          <w:b/>
          <w:bCs/>
          <w:sz w:val="28"/>
          <w:szCs w:val="28"/>
        </w:rPr>
        <w:t>3. goto label – Password Attempts Tracker</w:t>
      </w:r>
    </w:p>
    <w:p w:rsidRPr="002E744C" w:rsidR="00245D2E" w:rsidP="002E744C" w:rsidRDefault="00245D2E" w14:paraId="4405B4EE" w14:textId="77777777">
      <w:pPr>
        <w:pStyle w:val="ListParagraph"/>
        <w:numPr>
          <w:ilvl w:val="0"/>
          <w:numId w:val="4"/>
        </w:numPr>
        <w:rPr>
          <w:rFonts w:ascii="Verdana" w:hAnsi="Verdana"/>
          <w:sz w:val="28"/>
          <w:szCs w:val="28"/>
        </w:rPr>
      </w:pPr>
      <w:r w:rsidRPr="002E744C">
        <w:rPr>
          <w:rFonts w:ascii="Verdana" w:hAnsi="Verdana"/>
          <w:b/>
          <w:bCs/>
          <w:sz w:val="28"/>
          <w:szCs w:val="28"/>
        </w:rPr>
        <w:t xml:space="preserve">Scenario: </w:t>
      </w:r>
      <w:r w:rsidRPr="002E744C">
        <w:rPr>
          <w:rFonts w:ascii="Verdana" w:hAnsi="Verdana"/>
          <w:sz w:val="28"/>
          <w:szCs w:val="28"/>
        </w:rPr>
        <w:t>A system allows a user 3 attempts to enter the correct password before locking them out.</w:t>
      </w:r>
    </w:p>
    <w:p w:rsidRPr="00245D2E" w:rsidR="00245D2E" w:rsidP="00245D2E" w:rsidRDefault="00245D2E" w14:paraId="29FAF99C" w14:textId="77777777">
      <w:pPr>
        <w:rPr>
          <w:rFonts w:ascii="Verdana" w:hAnsi="Verdana"/>
          <w:b/>
          <w:bCs/>
          <w:sz w:val="28"/>
          <w:szCs w:val="28"/>
        </w:rPr>
      </w:pPr>
    </w:p>
    <w:p w:rsidRPr="002E744C" w:rsidR="00245D2E" w:rsidP="002E744C" w:rsidRDefault="00245D2E" w14:paraId="1C46A5C6" w14:textId="77777777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8"/>
          <w:szCs w:val="28"/>
        </w:rPr>
      </w:pPr>
      <w:r w:rsidRPr="002E744C">
        <w:rPr>
          <w:rFonts w:ascii="Verdana" w:hAnsi="Verdana"/>
          <w:b/>
          <w:bCs/>
          <w:sz w:val="28"/>
          <w:szCs w:val="28"/>
        </w:rPr>
        <w:t>Task:</w:t>
      </w:r>
    </w:p>
    <w:p w:rsidRPr="00245D2E" w:rsidR="00245D2E" w:rsidP="002E744C" w:rsidRDefault="00245D2E" w14:paraId="5D525713" w14:textId="77777777">
      <w:pPr>
        <w:ind w:left="720"/>
        <w:rPr>
          <w:rFonts w:ascii="Verdana" w:hAnsi="Verdana"/>
          <w:sz w:val="28"/>
          <w:szCs w:val="28"/>
        </w:rPr>
      </w:pPr>
      <w:r w:rsidRPr="00245D2E">
        <w:rPr>
          <w:rFonts w:ascii="Verdana" w:hAnsi="Verdana"/>
          <w:sz w:val="28"/>
          <w:szCs w:val="28"/>
        </w:rPr>
        <w:t>If the password is correct, print "Access Granted".</w:t>
      </w:r>
    </w:p>
    <w:p w:rsidR="00245D2E" w:rsidP="002E744C" w:rsidRDefault="00245D2E" w14:paraId="5CF3FC3E" w14:textId="77777777">
      <w:pPr>
        <w:ind w:left="720"/>
        <w:rPr>
          <w:rFonts w:ascii="Verdana" w:hAnsi="Verdana"/>
          <w:sz w:val="28"/>
          <w:szCs w:val="28"/>
        </w:rPr>
      </w:pPr>
      <w:r w:rsidRPr="00245D2E">
        <w:rPr>
          <w:rFonts w:ascii="Verdana" w:hAnsi="Verdana"/>
          <w:sz w:val="28"/>
          <w:szCs w:val="28"/>
        </w:rPr>
        <w:t xml:space="preserve">If the password is incorrect, allow 3 tries before printing </w:t>
      </w:r>
    </w:p>
    <w:p w:rsidR="00245D2E" w:rsidP="002E744C" w:rsidRDefault="00245D2E" w14:paraId="3AE34BF2" w14:textId="1A703027">
      <w:pPr>
        <w:ind w:left="720"/>
        <w:rPr>
          <w:rFonts w:ascii="Verdana" w:hAnsi="Verdana"/>
          <w:sz w:val="28"/>
          <w:szCs w:val="28"/>
        </w:rPr>
      </w:pPr>
      <w:r w:rsidRPr="00245D2E">
        <w:rPr>
          <w:rFonts w:ascii="Verdana" w:hAnsi="Verdana"/>
          <w:sz w:val="28"/>
          <w:szCs w:val="28"/>
        </w:rPr>
        <w:t>"Account Locked" using goto.</w:t>
      </w:r>
    </w:p>
    <w:p w:rsidR="002E744C" w:rsidP="00245D2E" w:rsidRDefault="002E744C" w14:paraId="32BD132C" w14:textId="77777777">
      <w:pPr>
        <w:rPr>
          <w:rFonts w:ascii="Verdana" w:hAnsi="Verdana"/>
          <w:sz w:val="28"/>
          <w:szCs w:val="28"/>
        </w:rPr>
      </w:pPr>
    </w:p>
    <w:p w:rsidRPr="002E744C" w:rsidR="002E744C" w:rsidP="002E744C" w:rsidRDefault="002E744C" w14:paraId="6EC5ECA9" w14:textId="77777777">
      <w:pPr>
        <w:pStyle w:val="ListParagraph"/>
        <w:numPr>
          <w:ilvl w:val="0"/>
          <w:numId w:val="4"/>
        </w:numPr>
        <w:rPr>
          <w:rFonts w:ascii="Verdana" w:hAnsi="Verdana"/>
          <w:sz w:val="28"/>
          <w:szCs w:val="28"/>
        </w:rPr>
      </w:pPr>
      <w:r w:rsidRPr="002E744C">
        <w:rPr>
          <w:rFonts w:ascii="Verdana" w:hAnsi="Verdana"/>
          <w:b/>
          <w:bCs/>
          <w:sz w:val="28"/>
          <w:szCs w:val="28"/>
        </w:rPr>
        <w:t>Sample Input 1:</w:t>
      </w:r>
    </w:p>
    <w:p w:rsidR="002E744C" w:rsidP="002E744C" w:rsidRDefault="002E744C" w14:paraId="3A150AA7" w14:textId="77777777">
      <w:pPr>
        <w:ind w:left="720"/>
        <w:rPr>
          <w:rFonts w:ascii="Verdana" w:hAnsi="Verdana"/>
          <w:sz w:val="28"/>
          <w:szCs w:val="28"/>
        </w:rPr>
      </w:pPr>
      <w:r w:rsidRPr="002E744C">
        <w:rPr>
          <w:rFonts w:ascii="Verdana" w:hAnsi="Verdana"/>
          <w:sz w:val="28"/>
          <w:szCs w:val="28"/>
        </w:rPr>
        <w:t>userInput = "CSharp@123" (Correct Password on 1st attempt)</w:t>
      </w:r>
    </w:p>
    <w:p w:rsidRPr="002E744C" w:rsidR="00EF13DC" w:rsidP="002E744C" w:rsidRDefault="00EF13DC" w14:paraId="7BC5CCCA" w14:textId="77777777">
      <w:pPr>
        <w:ind w:left="720"/>
        <w:rPr>
          <w:rFonts w:ascii="Verdana" w:hAnsi="Verdana"/>
          <w:sz w:val="28"/>
          <w:szCs w:val="28"/>
        </w:rPr>
      </w:pPr>
    </w:p>
    <w:p w:rsidRPr="00EF13DC" w:rsidR="00EF13DC" w:rsidP="00EF13DC" w:rsidRDefault="00EF13DC" w14:paraId="48204495" w14:textId="221D03E9">
      <w:pPr>
        <w:pStyle w:val="ListParagraph"/>
        <w:numPr>
          <w:ilvl w:val="0"/>
          <w:numId w:val="4"/>
        </w:numPr>
        <w:rPr>
          <w:rFonts w:ascii="Verdana" w:hAnsi="Verdana"/>
          <w:sz w:val="28"/>
          <w:szCs w:val="28"/>
        </w:rPr>
      </w:pPr>
      <w:r w:rsidRPr="00EF13DC">
        <w:rPr>
          <w:rFonts w:ascii="Verdana" w:hAnsi="Verdana"/>
          <w:b/>
          <w:bCs/>
          <w:sz w:val="28"/>
          <w:szCs w:val="28"/>
        </w:rPr>
        <w:t>Sample Output 1:</w:t>
      </w:r>
    </w:p>
    <w:p w:rsidRPr="00EF13DC" w:rsidR="00EF13DC" w:rsidP="00EF13DC" w:rsidRDefault="00EF13DC" w14:paraId="0076349F" w14:textId="77777777">
      <w:pPr>
        <w:ind w:firstLine="720"/>
        <w:rPr>
          <w:rFonts w:ascii="Verdana" w:hAnsi="Verdana"/>
          <w:sz w:val="28"/>
          <w:szCs w:val="28"/>
        </w:rPr>
      </w:pPr>
      <w:r w:rsidRPr="00EF13DC">
        <w:rPr>
          <w:rFonts w:ascii="Verdana" w:hAnsi="Verdana"/>
          <w:sz w:val="28"/>
          <w:szCs w:val="28"/>
        </w:rPr>
        <w:t>Enter Password: CSharp@123</w:t>
      </w:r>
    </w:p>
    <w:p w:rsidR="00EF13DC" w:rsidP="00EF13DC" w:rsidRDefault="00EF13DC" w14:paraId="51CD5E33" w14:textId="02AA1712">
      <w:pPr>
        <w:ind w:firstLine="720"/>
        <w:rPr>
          <w:rFonts w:ascii="Verdana" w:hAnsi="Verdana"/>
          <w:sz w:val="28"/>
          <w:szCs w:val="28"/>
        </w:rPr>
      </w:pPr>
      <w:r w:rsidRPr="00EF13DC">
        <w:rPr>
          <w:rFonts w:ascii="Verdana" w:hAnsi="Verdana"/>
          <w:sz w:val="28"/>
          <w:szCs w:val="28"/>
        </w:rPr>
        <w:t xml:space="preserve">Access Granted </w:t>
      </w:r>
    </w:p>
    <w:p w:rsidR="00EF13DC" w:rsidP="00EF13DC" w:rsidRDefault="00EF13DC" w14:paraId="085BFD0E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</w:p>
    <w:p w:rsidRPr="00EF13DC" w:rsidR="00EF13DC" w:rsidP="00EF13DC" w:rsidRDefault="00EF13DC" w14:paraId="12C547FA" w14:textId="77777777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8"/>
          <w:szCs w:val="28"/>
        </w:rPr>
      </w:pPr>
      <w:r w:rsidRPr="00EF13DC">
        <w:rPr>
          <w:rFonts w:ascii="Verdana" w:hAnsi="Verdana"/>
          <w:b/>
          <w:bCs/>
          <w:sz w:val="28"/>
          <w:szCs w:val="28"/>
        </w:rPr>
        <w:t>Sample Input 2:</w:t>
      </w:r>
    </w:p>
    <w:p w:rsidRPr="00EF13DC" w:rsidR="00EF13DC" w:rsidP="00EF13DC" w:rsidRDefault="00EF13DC" w14:paraId="3566F4FF" w14:textId="77777777">
      <w:pPr>
        <w:ind w:left="720"/>
        <w:rPr>
          <w:rFonts w:ascii="Segoe UI Emoji" w:hAnsi="Segoe UI Emoji" w:cs="Segoe UI Emoji"/>
          <w:sz w:val="28"/>
          <w:szCs w:val="28"/>
        </w:rPr>
      </w:pPr>
      <w:r w:rsidRPr="00EF13DC">
        <w:rPr>
          <w:rFonts w:ascii="Segoe UI Emoji" w:hAnsi="Segoe UI Emoji" w:cs="Segoe UI Emoji"/>
          <w:sz w:val="28"/>
          <w:szCs w:val="28"/>
        </w:rPr>
        <w:t>userInput = "wrongpassword" (Incorrect Password on 1st attempt)</w:t>
      </w:r>
    </w:p>
    <w:p w:rsidRPr="00EF13DC" w:rsidR="00EF13DC" w:rsidP="00EF13DC" w:rsidRDefault="00EF13DC" w14:paraId="49D1B6CC" w14:textId="77777777">
      <w:pPr>
        <w:ind w:left="720"/>
        <w:rPr>
          <w:rFonts w:ascii="Segoe UI Emoji" w:hAnsi="Segoe UI Emoji" w:cs="Segoe UI Emoji"/>
          <w:sz w:val="28"/>
          <w:szCs w:val="28"/>
        </w:rPr>
      </w:pPr>
      <w:r w:rsidRPr="00EF13DC">
        <w:rPr>
          <w:rFonts w:ascii="Segoe UI Emoji" w:hAnsi="Segoe UI Emoji" w:cs="Segoe UI Emoji"/>
          <w:sz w:val="28"/>
          <w:szCs w:val="28"/>
        </w:rPr>
        <w:t>userInput = "wrongpassword" (Incorrect Password on 2nd attempt)</w:t>
      </w:r>
    </w:p>
    <w:p w:rsidRPr="00EF13DC" w:rsidR="00EF13DC" w:rsidP="00EF13DC" w:rsidRDefault="00EF13DC" w14:paraId="0D5E99FD" w14:textId="77777777">
      <w:pPr>
        <w:ind w:left="720"/>
        <w:rPr>
          <w:rFonts w:ascii="Segoe UI Emoji" w:hAnsi="Segoe UI Emoji" w:cs="Segoe UI Emoji"/>
          <w:sz w:val="28"/>
          <w:szCs w:val="28"/>
        </w:rPr>
      </w:pPr>
      <w:r w:rsidRPr="00EF13DC">
        <w:rPr>
          <w:rFonts w:ascii="Segoe UI Emoji" w:hAnsi="Segoe UI Emoji" w:cs="Segoe UI Emoji"/>
          <w:sz w:val="28"/>
          <w:szCs w:val="28"/>
        </w:rPr>
        <w:t>userInput = "wrongpassword" (Incorrect Password on 3rd attempt)</w:t>
      </w:r>
    </w:p>
    <w:p w:rsidR="00EF13DC" w:rsidP="00EF13DC" w:rsidRDefault="00EF13DC" w14:paraId="0E4D513D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</w:p>
    <w:p w:rsidR="00631D29" w:rsidP="00EF13DC" w:rsidRDefault="00631D29" w14:paraId="21FC4054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</w:p>
    <w:p w:rsidR="00631D29" w:rsidP="00EF13DC" w:rsidRDefault="00631D29" w14:paraId="62637A75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</w:p>
    <w:p w:rsidRPr="00631D29" w:rsidR="00631D29" w:rsidP="4921FC14" w:rsidRDefault="00631D29" w14:paraId="0623AC03" w14:textId="54A945C0">
      <w:pPr>
        <w:pStyle w:val="ListParagraph"/>
        <w:numPr>
          <w:ilvl w:val="0"/>
          <w:numId w:val="4"/>
        </w:numPr>
        <w:ind/>
        <w:rPr>
          <w:rFonts w:ascii="Verdana" w:hAnsi="Verdana"/>
          <w:b w:val="1"/>
          <w:bCs w:val="1"/>
          <w:sz w:val="28"/>
          <w:szCs w:val="28"/>
        </w:rPr>
      </w:pPr>
      <w:r w:rsidRPr="4921FC14" w:rsidR="4921FC14">
        <w:rPr>
          <w:rFonts w:ascii="Verdana" w:hAnsi="Verdana"/>
          <w:b w:val="1"/>
          <w:bCs w:val="1"/>
          <w:sz w:val="28"/>
          <w:szCs w:val="28"/>
        </w:rPr>
        <w:t>Sample Output 2:</w:t>
      </w:r>
    </w:p>
    <w:p w:rsidRPr="00631D29" w:rsidR="00631D29" w:rsidP="00631D29" w:rsidRDefault="00631D29" w14:paraId="42628389" w14:textId="77777777">
      <w:pPr>
        <w:ind w:firstLine="720"/>
        <w:rPr>
          <w:rFonts w:ascii="Verdana" w:hAnsi="Verdana"/>
          <w:sz w:val="28"/>
          <w:szCs w:val="28"/>
        </w:rPr>
      </w:pPr>
      <w:r w:rsidRPr="00631D29">
        <w:rPr>
          <w:rFonts w:ascii="Verdana" w:hAnsi="Verdana"/>
          <w:sz w:val="28"/>
          <w:szCs w:val="28"/>
        </w:rPr>
        <w:t>Enter Password: wrongpassword</w:t>
      </w:r>
    </w:p>
    <w:p w:rsidRPr="00631D29" w:rsidR="00631D29" w:rsidP="00631D29" w:rsidRDefault="00631D29" w14:paraId="585CF47D" w14:textId="77777777">
      <w:pPr>
        <w:ind w:firstLine="720"/>
        <w:rPr>
          <w:rFonts w:ascii="Verdana" w:hAnsi="Verdana"/>
          <w:sz w:val="28"/>
          <w:szCs w:val="28"/>
        </w:rPr>
      </w:pPr>
      <w:r w:rsidRPr="00631D29">
        <w:rPr>
          <w:rFonts w:ascii="Verdana" w:hAnsi="Verdana"/>
          <w:sz w:val="28"/>
          <w:szCs w:val="28"/>
        </w:rPr>
        <w:t>Incorrect Password! 2 attempts left.</w:t>
      </w:r>
    </w:p>
    <w:p w:rsidRPr="00631D29" w:rsidR="00631D29" w:rsidP="00631D29" w:rsidRDefault="00631D29" w14:paraId="011C3176" w14:textId="77777777">
      <w:pPr>
        <w:ind w:firstLine="720"/>
        <w:rPr>
          <w:rFonts w:ascii="Verdana" w:hAnsi="Verdana"/>
          <w:sz w:val="28"/>
          <w:szCs w:val="28"/>
        </w:rPr>
      </w:pPr>
      <w:r w:rsidRPr="00631D29">
        <w:rPr>
          <w:rFonts w:ascii="Verdana" w:hAnsi="Verdana"/>
          <w:sz w:val="28"/>
          <w:szCs w:val="28"/>
        </w:rPr>
        <w:t>Enter Password: wrongpassword</w:t>
      </w:r>
    </w:p>
    <w:p w:rsidRPr="00631D29" w:rsidR="00631D29" w:rsidP="00631D29" w:rsidRDefault="00631D29" w14:paraId="31A22B5F" w14:textId="77777777">
      <w:pPr>
        <w:ind w:firstLine="720"/>
        <w:rPr>
          <w:rFonts w:ascii="Verdana" w:hAnsi="Verdana"/>
          <w:sz w:val="28"/>
          <w:szCs w:val="28"/>
        </w:rPr>
      </w:pPr>
      <w:r w:rsidRPr="00631D29">
        <w:rPr>
          <w:rFonts w:ascii="Verdana" w:hAnsi="Verdana"/>
          <w:sz w:val="28"/>
          <w:szCs w:val="28"/>
        </w:rPr>
        <w:t xml:space="preserve">Incorrect Password! 1 </w:t>
      </w:r>
      <w:proofErr w:type="gramStart"/>
      <w:r w:rsidRPr="00631D29">
        <w:rPr>
          <w:rFonts w:ascii="Verdana" w:hAnsi="Verdana"/>
          <w:sz w:val="28"/>
          <w:szCs w:val="28"/>
        </w:rPr>
        <w:t>attempts</w:t>
      </w:r>
      <w:proofErr w:type="gramEnd"/>
      <w:r w:rsidRPr="00631D29">
        <w:rPr>
          <w:rFonts w:ascii="Verdana" w:hAnsi="Verdana"/>
          <w:sz w:val="28"/>
          <w:szCs w:val="28"/>
        </w:rPr>
        <w:t xml:space="preserve"> left.</w:t>
      </w:r>
    </w:p>
    <w:p w:rsidRPr="00631D29" w:rsidR="00631D29" w:rsidP="00631D29" w:rsidRDefault="00631D29" w14:paraId="3566BB7F" w14:textId="77777777">
      <w:pPr>
        <w:ind w:firstLine="720"/>
        <w:rPr>
          <w:rFonts w:ascii="Verdana" w:hAnsi="Verdana"/>
          <w:sz w:val="28"/>
          <w:szCs w:val="28"/>
        </w:rPr>
      </w:pPr>
      <w:r w:rsidRPr="00631D29">
        <w:rPr>
          <w:rFonts w:ascii="Verdana" w:hAnsi="Verdana"/>
          <w:sz w:val="28"/>
          <w:szCs w:val="28"/>
        </w:rPr>
        <w:t>Enter Password: wrongpassword</w:t>
      </w:r>
    </w:p>
    <w:p w:rsidRPr="00EF13DC" w:rsidR="00EF13DC" w:rsidP="00631D29" w:rsidRDefault="00631D29" w14:paraId="71CD0CDD" w14:textId="1D5DB5B2">
      <w:pPr>
        <w:ind w:firstLine="720"/>
        <w:rPr>
          <w:rFonts w:ascii="Verdana" w:hAnsi="Verdana"/>
          <w:sz w:val="28"/>
          <w:szCs w:val="28"/>
        </w:rPr>
      </w:pPr>
      <w:r w:rsidRPr="00631D29">
        <w:rPr>
          <w:rFonts w:ascii="Verdana" w:hAnsi="Verdana"/>
          <w:sz w:val="28"/>
          <w:szCs w:val="28"/>
        </w:rPr>
        <w:t xml:space="preserve">Account Locked! </w:t>
      </w:r>
    </w:p>
    <w:p w:rsidRPr="00245D2E" w:rsidR="002E744C" w:rsidP="00245D2E" w:rsidRDefault="002E744C" w14:paraId="058C8B9A" w14:textId="77777777">
      <w:pPr>
        <w:rPr>
          <w:rFonts w:ascii="Verdana" w:hAnsi="Verdana"/>
          <w:sz w:val="28"/>
          <w:szCs w:val="28"/>
        </w:rPr>
      </w:pPr>
    </w:p>
    <w:p w:rsidR="00245D2E" w:rsidP="00F30F5A" w:rsidRDefault="00245D2E" w14:paraId="6FDA07F5" w14:textId="77777777">
      <w:pPr>
        <w:rPr>
          <w:rFonts w:ascii="Verdana" w:hAnsi="Verdana"/>
          <w:b/>
          <w:bCs/>
          <w:sz w:val="28"/>
          <w:szCs w:val="28"/>
        </w:rPr>
      </w:pPr>
    </w:p>
    <w:p w:rsidRPr="00245D2E" w:rsidR="00245D2E" w:rsidP="00245D2E" w:rsidRDefault="00245D2E" w14:paraId="51D73D16" w14:textId="77777777">
      <w:pPr>
        <w:rPr>
          <w:rFonts w:ascii="Verdana" w:hAnsi="Verdana"/>
          <w:b/>
          <w:bCs/>
          <w:sz w:val="28"/>
          <w:szCs w:val="28"/>
        </w:rPr>
      </w:pPr>
      <w:r w:rsidRPr="00245D2E">
        <w:rPr>
          <w:rFonts w:ascii="Verdana" w:hAnsi="Verdana"/>
          <w:b/>
          <w:bCs/>
          <w:sz w:val="28"/>
          <w:szCs w:val="28"/>
        </w:rPr>
        <w:t>4. Ternary Operator – Discount Calculator</w:t>
      </w:r>
    </w:p>
    <w:p w:rsidRPr="008E1C05" w:rsidR="00245D2E" w:rsidP="008E1C05" w:rsidRDefault="00245D2E" w14:paraId="494F4A1C" w14:textId="77777777">
      <w:pPr>
        <w:pStyle w:val="ListParagraph"/>
        <w:numPr>
          <w:ilvl w:val="0"/>
          <w:numId w:val="4"/>
        </w:numPr>
        <w:rPr>
          <w:rFonts w:ascii="Verdana" w:hAnsi="Verdana"/>
          <w:sz w:val="28"/>
          <w:szCs w:val="28"/>
        </w:rPr>
      </w:pPr>
      <w:r w:rsidRPr="008E1C05">
        <w:rPr>
          <w:rFonts w:ascii="Verdana" w:hAnsi="Verdana"/>
          <w:b/>
          <w:bCs/>
          <w:sz w:val="28"/>
          <w:szCs w:val="28"/>
        </w:rPr>
        <w:t>Scenario:</w:t>
      </w:r>
      <w:r w:rsidRPr="008E1C05">
        <w:rPr>
          <w:rFonts w:ascii="Verdana" w:hAnsi="Verdana"/>
          <w:sz w:val="28"/>
          <w:szCs w:val="28"/>
        </w:rPr>
        <w:t xml:space="preserve"> A shopping store gives 20% discount if the total bill is ₹5000 or more, otherwise no discount.</w:t>
      </w:r>
    </w:p>
    <w:p w:rsidRPr="00245D2E" w:rsidR="00245D2E" w:rsidP="00245D2E" w:rsidRDefault="00245D2E" w14:paraId="01DAFB34" w14:textId="77777777">
      <w:pPr>
        <w:rPr>
          <w:rFonts w:ascii="Verdana" w:hAnsi="Verdana"/>
          <w:b/>
          <w:bCs/>
          <w:sz w:val="28"/>
          <w:szCs w:val="28"/>
        </w:rPr>
      </w:pPr>
    </w:p>
    <w:p w:rsidRPr="008E1C05" w:rsidR="00245D2E" w:rsidP="008E1C05" w:rsidRDefault="00245D2E" w14:paraId="48E3A400" w14:textId="77777777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8"/>
          <w:szCs w:val="28"/>
        </w:rPr>
      </w:pPr>
      <w:r w:rsidRPr="008E1C05">
        <w:rPr>
          <w:rFonts w:ascii="Verdana" w:hAnsi="Verdana"/>
          <w:b/>
          <w:bCs/>
          <w:sz w:val="28"/>
          <w:szCs w:val="28"/>
        </w:rPr>
        <w:t>Task:</w:t>
      </w:r>
    </w:p>
    <w:p w:rsidR="00F30F5A" w:rsidP="00245D2E" w:rsidRDefault="00245D2E" w14:paraId="0DF17A38" w14:textId="601770FD">
      <w:pPr>
        <w:rPr>
          <w:rFonts w:ascii="Verdana" w:hAnsi="Verdana"/>
          <w:sz w:val="28"/>
          <w:szCs w:val="28"/>
        </w:rPr>
      </w:pPr>
      <w:r w:rsidRPr="00245D2E">
        <w:rPr>
          <w:rFonts w:ascii="Verdana" w:hAnsi="Verdana"/>
          <w:sz w:val="28"/>
          <w:szCs w:val="28"/>
        </w:rPr>
        <w:t>Use the ternary operator to calculate the final bill amount after applying the discount.</w:t>
      </w:r>
    </w:p>
    <w:p w:rsidRPr="00245D2E" w:rsidR="008E1C05" w:rsidP="00245D2E" w:rsidRDefault="008E1C05" w14:paraId="67CA5315" w14:textId="77777777">
      <w:pPr>
        <w:rPr>
          <w:rFonts w:ascii="Verdana" w:hAnsi="Verdana"/>
          <w:sz w:val="28"/>
          <w:szCs w:val="28"/>
        </w:rPr>
      </w:pPr>
    </w:p>
    <w:p w:rsidRPr="008E1C05" w:rsidR="008E1C05" w:rsidP="008E1C05" w:rsidRDefault="008E1C05" w14:paraId="4BC8424D" w14:textId="235EC17F">
      <w:pPr>
        <w:pStyle w:val="ListParagraph"/>
        <w:numPr>
          <w:ilvl w:val="0"/>
          <w:numId w:val="9"/>
        </w:numPr>
        <w:rPr>
          <w:rFonts w:ascii="Verdana" w:hAnsi="Verdana"/>
          <w:sz w:val="28"/>
          <w:szCs w:val="28"/>
        </w:rPr>
      </w:pPr>
      <w:r w:rsidRPr="008E1C05">
        <w:rPr>
          <w:rFonts w:ascii="Verdana" w:hAnsi="Verdana"/>
          <w:b/>
          <w:bCs/>
          <w:sz w:val="28"/>
          <w:szCs w:val="28"/>
        </w:rPr>
        <w:t xml:space="preserve">Sample </w:t>
      </w:r>
      <w:r w:rsidRPr="008E1C05" w:rsidR="00240B23">
        <w:rPr>
          <w:rFonts w:ascii="Verdana" w:hAnsi="Verdana"/>
          <w:b/>
          <w:bCs/>
          <w:sz w:val="28"/>
          <w:szCs w:val="28"/>
        </w:rPr>
        <w:t>Input:</w:t>
      </w:r>
    </w:p>
    <w:p w:rsidR="008E1C05" w:rsidP="008E1C05" w:rsidRDefault="008E1C05" w14:paraId="5CA45651" w14:textId="77777777">
      <w:pPr>
        <w:ind w:left="720"/>
        <w:rPr>
          <w:rFonts w:ascii="Verdana" w:hAnsi="Verdana"/>
          <w:sz w:val="28"/>
          <w:szCs w:val="28"/>
        </w:rPr>
      </w:pPr>
      <w:r w:rsidRPr="008E1C05">
        <w:rPr>
          <w:rFonts w:ascii="Verdana" w:hAnsi="Verdana"/>
          <w:sz w:val="28"/>
          <w:szCs w:val="28"/>
        </w:rPr>
        <w:t>totalBill = 6000</w:t>
      </w:r>
    </w:p>
    <w:p w:rsidR="00240B23" w:rsidP="008E1C05" w:rsidRDefault="00240B23" w14:paraId="57F830BB" w14:textId="77777777">
      <w:pPr>
        <w:ind w:left="720"/>
        <w:rPr>
          <w:rFonts w:ascii="Verdana" w:hAnsi="Verdana"/>
          <w:sz w:val="28"/>
          <w:szCs w:val="28"/>
        </w:rPr>
      </w:pPr>
    </w:p>
    <w:p w:rsidRPr="00240B23" w:rsidR="00240B23" w:rsidP="00240B23" w:rsidRDefault="00240B23" w14:paraId="6266F540" w14:textId="68A27EEA">
      <w:pPr>
        <w:pStyle w:val="ListParagraph"/>
        <w:numPr>
          <w:ilvl w:val="0"/>
          <w:numId w:val="9"/>
        </w:numPr>
        <w:rPr>
          <w:rFonts w:ascii="Verdana" w:hAnsi="Verdana"/>
          <w:sz w:val="28"/>
          <w:szCs w:val="28"/>
        </w:rPr>
      </w:pPr>
      <w:r w:rsidRPr="00240B23">
        <w:rPr>
          <w:rFonts w:ascii="Verdana" w:hAnsi="Verdana"/>
          <w:b/>
          <w:bCs/>
          <w:sz w:val="28"/>
          <w:szCs w:val="28"/>
        </w:rPr>
        <w:t xml:space="preserve">Sample </w:t>
      </w:r>
      <w:r w:rsidRPr="00240B23">
        <w:rPr>
          <w:rFonts w:ascii="Verdana" w:hAnsi="Verdana"/>
          <w:b/>
          <w:bCs/>
          <w:sz w:val="28"/>
          <w:szCs w:val="28"/>
        </w:rPr>
        <w:t>Output:</w:t>
      </w:r>
    </w:p>
    <w:p w:rsidRPr="00240B23" w:rsidR="00240B23" w:rsidP="00240B23" w:rsidRDefault="00240B23" w14:paraId="5E70E8A2" w14:textId="77777777">
      <w:pPr>
        <w:ind w:left="720"/>
        <w:rPr>
          <w:rFonts w:ascii="Verdana" w:hAnsi="Verdana"/>
          <w:sz w:val="28"/>
          <w:szCs w:val="28"/>
        </w:rPr>
      </w:pPr>
      <w:r w:rsidRPr="00240B23">
        <w:rPr>
          <w:rFonts w:ascii="Verdana" w:hAnsi="Verdana"/>
          <w:sz w:val="28"/>
          <w:szCs w:val="28"/>
        </w:rPr>
        <w:t>Final Bill Amount: ₹4800</w:t>
      </w:r>
    </w:p>
    <w:p w:rsidRPr="008E1C05" w:rsidR="00240B23" w:rsidP="008E1C05" w:rsidRDefault="00240B23" w14:paraId="29B87617" w14:textId="77777777">
      <w:pPr>
        <w:ind w:left="720"/>
        <w:rPr>
          <w:rFonts w:ascii="Verdana" w:hAnsi="Verdana"/>
          <w:sz w:val="28"/>
          <w:szCs w:val="28"/>
        </w:rPr>
      </w:pPr>
    </w:p>
    <w:p w:rsidRPr="00F30F5A" w:rsidR="006316D9" w:rsidP="00F30F5A" w:rsidRDefault="006316D9" w14:paraId="0184BDAB" w14:textId="77777777">
      <w:pPr>
        <w:rPr>
          <w:rFonts w:ascii="Verdana" w:hAnsi="Verdana"/>
          <w:sz w:val="28"/>
          <w:szCs w:val="28"/>
        </w:rPr>
      </w:pPr>
    </w:p>
    <w:sectPr w:rsidRPr="00F30F5A" w:rsidR="006316D9" w:rsidSect="00F30F5A">
      <w:pgSz w:w="11906" w:h="16838" w:orient="portrait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6CF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34718E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9D3600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B92240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0EC5139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6BE334A"/>
    <w:multiLevelType w:val="hybridMultilevel"/>
    <w:tmpl w:val="92AA1E5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E706FC3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8003D16"/>
    <w:multiLevelType w:val="hybridMultilevel"/>
    <w:tmpl w:val="7EB8E6C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DDD17BB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24529820">
    <w:abstractNumId w:val="3"/>
  </w:num>
  <w:num w:numId="2" w16cid:durableId="537086135">
    <w:abstractNumId w:val="7"/>
  </w:num>
  <w:num w:numId="3" w16cid:durableId="834996759">
    <w:abstractNumId w:val="5"/>
  </w:num>
  <w:num w:numId="4" w16cid:durableId="636568229">
    <w:abstractNumId w:val="1"/>
  </w:num>
  <w:num w:numId="5" w16cid:durableId="871649769">
    <w:abstractNumId w:val="2"/>
  </w:num>
  <w:num w:numId="6" w16cid:durableId="1771004341">
    <w:abstractNumId w:val="6"/>
  </w:num>
  <w:num w:numId="7" w16cid:durableId="1957524702">
    <w:abstractNumId w:val="0"/>
  </w:num>
  <w:num w:numId="8" w16cid:durableId="532308478">
    <w:abstractNumId w:val="8"/>
  </w:num>
  <w:num w:numId="9" w16cid:durableId="15117199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5A"/>
    <w:rsid w:val="0003531F"/>
    <w:rsid w:val="00097282"/>
    <w:rsid w:val="00240B23"/>
    <w:rsid w:val="00245D2E"/>
    <w:rsid w:val="002E744C"/>
    <w:rsid w:val="00362298"/>
    <w:rsid w:val="006316D9"/>
    <w:rsid w:val="00631D29"/>
    <w:rsid w:val="006A5231"/>
    <w:rsid w:val="007E1065"/>
    <w:rsid w:val="008E1C05"/>
    <w:rsid w:val="009B73E7"/>
    <w:rsid w:val="00E13043"/>
    <w:rsid w:val="00EF13DC"/>
    <w:rsid w:val="00F30F5A"/>
    <w:rsid w:val="00F3770D"/>
    <w:rsid w:val="4921F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6AC1"/>
  <w15:chartTrackingRefBased/>
  <w15:docId w15:val="{FC3A339D-3130-48F6-9A2B-5CCF81FA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F5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F5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30F5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30F5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30F5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30F5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30F5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30F5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30F5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30F5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30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F5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30F5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3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F5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30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F5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30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7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1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6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3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7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4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2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9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1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9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9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1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6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 -Mentor</dc:creator>
  <keywords/>
  <dc:description/>
  <lastModifiedBy>Guest User</lastModifiedBy>
  <revision>13</revision>
  <dcterms:created xsi:type="dcterms:W3CDTF">2025-03-14T18:30:00.0000000Z</dcterms:created>
  <dcterms:modified xsi:type="dcterms:W3CDTF">2026-09-18T12:20:44.9037457Z</dcterms:modified>
</coreProperties>
</file>